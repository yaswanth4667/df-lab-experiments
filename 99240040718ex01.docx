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EB47" w14:textId="77777777" w:rsidR="00DF422F" w:rsidRDefault="00000000">
      <w:pPr>
        <w:spacing w:before="81" w:line="360" w:lineRule="auto"/>
        <w:ind w:left="11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 No 1: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Evidence Acquisition Using </w:t>
      </w:r>
      <w:proofErr w:type="spellStart"/>
      <w:r>
        <w:rPr>
          <w:rFonts w:ascii="Times New Roman" w:eastAsia="Times New Roman" w:hAnsi="Times New Roman" w:cs="Times New Roman"/>
          <w:b/>
          <w:bCs/>
          <w:sz w:val="24"/>
          <w:szCs w:val="24"/>
        </w:rPr>
        <w:t>AccessData</w:t>
      </w:r>
      <w:proofErr w:type="spellEnd"/>
      <w:r>
        <w:rPr>
          <w:rFonts w:ascii="Times New Roman" w:eastAsia="Times New Roman" w:hAnsi="Times New Roman" w:cs="Times New Roman"/>
          <w:b/>
          <w:bCs/>
          <w:sz w:val="24"/>
          <w:szCs w:val="24"/>
        </w:rPr>
        <w:t xml:space="preserve"> FTK Imager</w:t>
      </w:r>
    </w:p>
    <w:p w14:paraId="594FDA88" w14:textId="4E0FCEAC" w:rsidR="00DF422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Date</w:t>
      </w:r>
      <w:r>
        <w:rPr>
          <w:rFonts w:ascii="Times New Roman" w:eastAsia="Times New Roman" w:hAnsi="Times New Roman" w:cs="Times New Roman"/>
          <w:color w:val="000000"/>
          <w:sz w:val="24"/>
          <w:szCs w:val="24"/>
        </w:rPr>
        <w:t xml:space="preserve">: </w:t>
      </w:r>
      <w:r w:rsidR="00C36ED1">
        <w:rPr>
          <w:rFonts w:ascii="Times New Roman" w:eastAsia="Times New Roman" w:hAnsi="Times New Roman" w:cs="Times New Roman"/>
          <w:color w:val="000000"/>
          <w:sz w:val="24"/>
          <w:szCs w:val="24"/>
        </w:rPr>
        <w:t>30082006</w:t>
      </w:r>
    </w:p>
    <w:p w14:paraId="677F8824" w14:textId="77777777" w:rsidR="00DF422F" w:rsidRDefault="00DF422F">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p>
    <w:p w14:paraId="2296CD22" w14:textId="77777777" w:rsidR="00DF422F"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p w14:paraId="0E485517" w14:textId="77777777" w:rsidR="00DF422F" w:rsidRDefault="00000000">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Forensic Toolkit or FTK is a computer forensics software product made by </w:t>
      </w:r>
      <w:proofErr w:type="spellStart"/>
      <w:r>
        <w:rPr>
          <w:rFonts w:ascii="Times New Roman" w:eastAsia="Times New Roman" w:hAnsi="Times New Roman" w:cs="Times New Roman"/>
          <w:color w:val="000000"/>
          <w:sz w:val="24"/>
          <w:szCs w:val="24"/>
        </w:rPr>
        <w:t>AccessData</w:t>
      </w:r>
      <w:proofErr w:type="spellEnd"/>
      <w:r>
        <w:rPr>
          <w:rFonts w:ascii="Times New Roman" w:eastAsia="Times New Roman" w:hAnsi="Times New Roman" w:cs="Times New Roman"/>
          <w:color w:val="000000"/>
          <w:sz w:val="24"/>
          <w:szCs w:val="24"/>
        </w:rPr>
        <w:t>. This is a Windows based commercial product. For forensic investigations, the same development team has created a free version of the commercial product with fewer functionalities. This FTK Imager tool is capable of both acquiring and analyzing computer forensic evidence.</w:t>
      </w:r>
    </w:p>
    <w:p w14:paraId="07F50EA1" w14:textId="77777777" w:rsidR="00DF422F" w:rsidRDefault="00000000">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evidence FTK Imager can acquire can be split into two main parts. They are:</w:t>
      </w:r>
    </w:p>
    <w:p w14:paraId="5F3EDD99" w14:textId="77777777" w:rsidR="00DF422F" w:rsidRDefault="00000000">
      <w:pPr>
        <w:numPr>
          <w:ilvl w:val="0"/>
          <w:numId w:val="1"/>
        </w:numPr>
        <w:pBdr>
          <w:top w:val="nil"/>
          <w:left w:val="nil"/>
          <w:bottom w:val="nil"/>
          <w:right w:val="nil"/>
          <w:between w:val="nil"/>
        </w:pBdr>
        <w:tabs>
          <w:tab w:val="left" w:pos="838"/>
          <w:tab w:val="left" w:pos="840"/>
        </w:tabs>
        <w:spacing w:before="118"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volatile memory</w:t>
      </w:r>
    </w:p>
    <w:p w14:paraId="09C82FBF" w14:textId="77777777" w:rsidR="00DF422F" w:rsidRDefault="00000000">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non-volatile memory (Hard disk)</w:t>
      </w:r>
    </w:p>
    <w:p w14:paraId="5FDC5AD9" w14:textId="77777777" w:rsidR="00DF422F" w:rsidRDefault="00000000">
      <w:pPr>
        <w:pBdr>
          <w:top w:val="nil"/>
          <w:left w:val="nil"/>
          <w:bottom w:val="nil"/>
          <w:right w:val="nil"/>
          <w:between w:val="nil"/>
        </w:pBdr>
        <w:spacing w:before="126"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possible ways this tool can be used in forensics image acquisitions:</w:t>
      </w:r>
    </w:p>
    <w:p w14:paraId="239613F8" w14:textId="77777777" w:rsidR="00DF422F" w:rsidRDefault="00000000">
      <w:pPr>
        <w:numPr>
          <w:ilvl w:val="0"/>
          <w:numId w:val="1"/>
        </w:numPr>
        <w:pBdr>
          <w:top w:val="nil"/>
          <w:left w:val="nil"/>
          <w:bottom w:val="nil"/>
          <w:right w:val="nil"/>
          <w:between w:val="nil"/>
        </w:pBdr>
        <w:tabs>
          <w:tab w:val="left" w:pos="838"/>
          <w:tab w:val="left" w:pos="840"/>
        </w:tabs>
        <w:spacing w:before="118" w:line="360" w:lineRule="auto"/>
        <w:ind w:right="404"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FTK Imager portable version in a USB pen drive or HDD and opening it directly from the evidence machine. This option is most frequently used in live data acquisition where the evidence PC/laptop is switched on.</w:t>
      </w:r>
    </w:p>
    <w:p w14:paraId="4F88E277" w14:textId="77777777" w:rsidR="00DF422F" w:rsidRDefault="00000000">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Installing FTK Imager on the investigator’s laptop.</w:t>
      </w:r>
    </w:p>
    <w:p w14:paraId="5164D31C" w14:textId="77777777" w:rsidR="00DF422F" w:rsidRDefault="00000000">
      <w:pPr>
        <w:pBdr>
          <w:top w:val="nil"/>
          <w:left w:val="nil"/>
          <w:bottom w:val="nil"/>
          <w:right w:val="nil"/>
          <w:between w:val="nil"/>
        </w:pBdr>
        <w:spacing w:line="360" w:lineRule="auto"/>
        <w:ind w:left="83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case the source disk should be mounted into the investigator’s laptop via write blocker. The write blocker prevents data being modified in the evidence source disk while providing read-only access to the investigator’s laptop. This helps to maintain the integrity of the source disk.</w:t>
      </w:r>
    </w:p>
    <w:p w14:paraId="2403B7E2" w14:textId="77777777" w:rsidR="00DF422F" w:rsidRDefault="00000000">
      <w:pPr>
        <w:pStyle w:val="Title"/>
        <w:spacing w:line="360" w:lineRule="auto"/>
        <w:ind w:firstLine="1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Acquiring volatile memory using FTK Imager</w:t>
      </w:r>
    </w:p>
    <w:p w14:paraId="3DB2235B" w14:textId="77777777" w:rsidR="00DF422F" w:rsidRDefault="00000000">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FTK Imager tool helps investigators to collect the complete volatile memory (RAM) of a computer. The following steps will show you how to do this.</w:t>
      </w:r>
    </w:p>
    <w:p w14:paraId="7603341F" w14:textId="77777777" w:rsidR="00DF422F" w:rsidRDefault="00DF422F">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p>
    <w:p w14:paraId="73F36FD6" w14:textId="77777777" w:rsidR="00DF422F" w:rsidRDefault="00000000">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FTK Imager and navigate to the volatile memory icon (capture memory).</w:t>
      </w:r>
    </w:p>
    <w:p w14:paraId="5D165835" w14:textId="77777777" w:rsidR="00DF422F" w:rsidRDefault="00DF422F"/>
    <w:p w14:paraId="3D42BFA6" w14:textId="77777777" w:rsidR="00DF422F" w:rsidRDefault="00DF422F"/>
    <w:p w14:paraId="44BF0757" w14:textId="77777777" w:rsidR="00DF422F" w:rsidRDefault="00DF422F"/>
    <w:p w14:paraId="6F896BBF" w14:textId="77777777" w:rsidR="00DF422F" w:rsidRDefault="00DF422F"/>
    <w:p w14:paraId="05F761BF" w14:textId="77777777" w:rsidR="00DF422F" w:rsidRDefault="00DF422F"/>
    <w:sdt>
      <w:sdtPr>
        <w:tag w:val="goog_rdk_1"/>
        <w:id w:val="1240767337"/>
      </w:sdtPr>
      <w:sdtContent>
        <w:p w14:paraId="7E6D8A77" w14:textId="77777777" w:rsidR="00DF422F" w:rsidRPr="00DF422F" w:rsidRDefault="00000000">
          <w:pPr>
            <w:rPr>
              <w:b/>
              <w:bCs/>
              <w:rPrChange w:id="0" w:author="MOOLI UDAY KUMAR REDDY 2024-CSE" w:date="2026-08-12T15:12:00Z">
                <w:rPr/>
              </w:rPrChange>
            </w:rPr>
          </w:pPr>
          <w:sdt>
            <w:sdtPr>
              <w:tag w:val="goog_rdk_0"/>
              <w:id w:val="-1772158955"/>
            </w:sdtPr>
            <w:sdtContent/>
          </w:sdt>
        </w:p>
      </w:sdtContent>
    </w:sdt>
    <w:p w14:paraId="4B65EC45" w14:textId="77777777" w:rsidR="00DF422F" w:rsidRDefault="00DF422F"/>
    <w:p w14:paraId="2025E26B" w14:textId="77777777" w:rsidR="00DF422F" w:rsidRDefault="00DF422F"/>
    <w:p w14:paraId="686BE40E" w14:textId="77777777" w:rsidR="00DF422F" w:rsidRDefault="00DF422F"/>
    <w:sdt>
      <w:sdtPr>
        <w:tag w:val="goog_rdk_4"/>
        <w:id w:val="-1655284740"/>
      </w:sdtPr>
      <w:sdtContent>
        <w:p w14:paraId="0E18EE57" w14:textId="77777777" w:rsidR="00DF422F" w:rsidRDefault="00000000">
          <w:pPr>
            <w:rPr>
              <w:ins w:id="1" w:author="SIDAGAM VAMSI CHARAN 2024-CSE" w:date="2026-07-30T06:22:00Z"/>
            </w:rPr>
          </w:pPr>
          <w:sdt>
            <w:sdtPr>
              <w:tag w:val="goog_rdk_3"/>
              <w:id w:val="2015534513"/>
            </w:sdtPr>
            <w:sdtContent/>
          </w:sdt>
        </w:p>
      </w:sdtContent>
    </w:sdt>
    <w:p w14:paraId="6D7C3FBE" w14:textId="77777777" w:rsidR="00DF422F" w:rsidRDefault="00DF422F"/>
    <w:p w14:paraId="52A64872" w14:textId="77777777" w:rsidR="00DF422F" w:rsidRDefault="00DF422F">
      <w:pPr>
        <w:rPr>
          <w:rFonts w:ascii="Times New Roman" w:eastAsia="Times New Roman" w:hAnsi="Times New Roman" w:cs="Times New Roman"/>
          <w:sz w:val="24"/>
          <w:szCs w:val="24"/>
        </w:rPr>
      </w:pPr>
    </w:p>
    <w:p w14:paraId="503610F5" w14:textId="185A4CF3" w:rsidR="00DF422F" w:rsidRDefault="00C36ED1">
      <w:pPr>
        <w:tabs>
          <w:tab w:val="left" w:pos="3270"/>
        </w:tabs>
        <w:rPr>
          <w:rFonts w:ascii="Times New Roman" w:eastAsia="Times New Roman" w:hAnsi="Times New Roman" w:cs="Times New Roman"/>
          <w:sz w:val="24"/>
          <w:szCs w:val="24"/>
        </w:rPr>
      </w:pPr>
      <w:del w:id="2" w:author="SIDAGAM VAMSI CHARAN 2024-CSE" w:date="2026-08-06T06:55:00Z">
        <w:r>
          <w:rPr>
            <w:noProof/>
          </w:rPr>
          <w:lastRenderedPageBreak/>
          <w:drawing>
            <wp:anchor distT="0" distB="0" distL="0" distR="0" simplePos="0" relativeHeight="251658240" behindDoc="0" locked="0" layoutInCell="1" hidden="0" allowOverlap="1" wp14:anchorId="56506FB0" wp14:editId="5D351943">
              <wp:simplePos x="0" y="0"/>
              <wp:positionH relativeFrom="column">
                <wp:posOffset>132080</wp:posOffset>
              </wp:positionH>
              <wp:positionV relativeFrom="paragraph">
                <wp:posOffset>380365</wp:posOffset>
              </wp:positionV>
              <wp:extent cx="3984625" cy="2347595"/>
              <wp:effectExtent l="0" t="0" r="0" b="0"/>
              <wp:wrapTopAndBottom distT="0" distB="0"/>
              <wp:docPr id="3" name="image7.jpg"/>
              <wp:cNvGraphicFramePr/>
              <a:graphic xmlns:a="http://schemas.openxmlformats.org/drawingml/2006/main">
                <a:graphicData uri="http://schemas.openxmlformats.org/drawingml/2006/picture">
                  <pic:pic xmlns:pic="http://schemas.openxmlformats.org/drawingml/2006/picture">
                    <pic:nvPicPr>
                      <pic:cNvPr id="3" name="image7.jp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3984625" cy="2347595"/>
                      </a:xfrm>
                      <a:prstGeom prst="rect">
                        <a:avLst/>
                      </a:prstGeom>
                      <a:ln/>
                    </pic:spPr>
                  </pic:pic>
                </a:graphicData>
              </a:graphic>
              <wp14:sizeRelV relativeFrom="margin">
                <wp14:pctHeight>0</wp14:pctHeight>
              </wp14:sizeRelV>
            </wp:anchor>
          </w:drawing>
        </w:r>
      </w:del>
      <w:r w:rsidR="00000000">
        <w:tab/>
      </w:r>
      <w:sdt>
        <w:sdtPr>
          <w:tag w:val="goog_rdk_5"/>
          <w:id w:val="-766484294"/>
          <w:showingPlcHdr/>
        </w:sdtPr>
        <w:sdtContent>
          <w:r>
            <w:t xml:space="preserve">     </w:t>
          </w:r>
        </w:sdtContent>
      </w:sdt>
    </w:p>
    <w:p w14:paraId="45357526" w14:textId="77777777" w:rsidR="00DF422F" w:rsidRDefault="00DF422F">
      <w:pPr>
        <w:pBdr>
          <w:top w:val="nil"/>
          <w:left w:val="nil"/>
          <w:bottom w:val="nil"/>
          <w:right w:val="nil"/>
          <w:between w:val="nil"/>
        </w:pBdr>
        <w:spacing w:before="1" w:line="360" w:lineRule="auto"/>
        <w:jc w:val="both"/>
        <w:rPr>
          <w:rFonts w:ascii="Times New Roman" w:eastAsia="Times New Roman" w:hAnsi="Times New Roman" w:cs="Times New Roman"/>
          <w:color w:val="000000"/>
          <w:sz w:val="24"/>
          <w:szCs w:val="24"/>
        </w:rPr>
      </w:pPr>
    </w:p>
    <w:p w14:paraId="2EDC0D18" w14:textId="77777777" w:rsidR="00DF422F" w:rsidRDefault="00000000">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NOTE: </w:t>
      </w:r>
      <w:r>
        <w:rPr>
          <w:rFonts w:ascii="Times New Roman" w:eastAsia="Times New Roman" w:hAnsi="Times New Roman" w:cs="Times New Roman"/>
          <w:color w:val="000000"/>
          <w:sz w:val="24"/>
          <w:szCs w:val="24"/>
        </w:rPr>
        <w:t xml:space="preserve">This tool provides options to include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and AD1 files when acquiring the volatile memory.</w:t>
      </w:r>
    </w:p>
    <w:p w14:paraId="4AEF26D6" w14:textId="77777777" w:rsidR="00DF422F" w:rsidRDefault="00000000">
      <w:pPr>
        <w:pBdr>
          <w:top w:val="nil"/>
          <w:left w:val="nil"/>
          <w:bottom w:val="nil"/>
          <w:right w:val="nil"/>
          <w:between w:val="nil"/>
        </w:pBdr>
        <w:spacing w:before="120" w:line="360" w:lineRule="auto"/>
        <w:ind w:left="119" w:right="127"/>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Pagefile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(pagefile.sys) is used in Windows operating systems as volatile memory due to limitation of physical random-access memory (RAM). It is located under the “C” partition ready to use as volatile memory when the existing RAM capacity is exceeded.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this file can have quite a bit of valuable data when considering the volatile memory. Therefore, it is recommended to capture and collect this file in the acquisition.</w:t>
      </w:r>
    </w:p>
    <w:p w14:paraId="53B1C6C5" w14:textId="77777777" w:rsidR="00DF422F" w:rsidRDefault="00000000">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AD1 file: </w:t>
      </w:r>
      <w:r>
        <w:rPr>
          <w:rFonts w:ascii="Times New Roman" w:eastAsia="Times New Roman" w:hAnsi="Times New Roman" w:cs="Times New Roman"/>
          <w:color w:val="000000"/>
          <w:sz w:val="24"/>
          <w:szCs w:val="24"/>
        </w:rPr>
        <w:t>AD1 is the FTK imager image file. The investigator has the option to create an AD1 file for later use.</w:t>
      </w:r>
    </w:p>
    <w:p w14:paraId="6623440A" w14:textId="66E6935F" w:rsidR="00DF422F" w:rsidRDefault="00C36ED1">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noProof/>
        </w:rPr>
        <w:drawing>
          <wp:anchor distT="0" distB="0" distL="0" distR="0" simplePos="0" relativeHeight="251659264" behindDoc="0" locked="0" layoutInCell="1" hidden="0" allowOverlap="1" wp14:anchorId="467E377C" wp14:editId="36D2FD37">
            <wp:simplePos x="0" y="0"/>
            <wp:positionH relativeFrom="column">
              <wp:posOffset>139700</wp:posOffset>
            </wp:positionH>
            <wp:positionV relativeFrom="paragraph">
              <wp:posOffset>512445</wp:posOffset>
            </wp:positionV>
            <wp:extent cx="3023870" cy="1447165"/>
            <wp:effectExtent l="0" t="0" r="5080" b="635"/>
            <wp:wrapTopAndBottom distT="0" distB="0"/>
            <wp:docPr id="11" name="image10.jpg"/>
            <wp:cNvGraphicFramePr/>
            <a:graphic xmlns:a="http://schemas.openxmlformats.org/drawingml/2006/main">
              <a:graphicData uri="http://schemas.openxmlformats.org/drawingml/2006/picture">
                <pic:pic xmlns:pic="http://schemas.openxmlformats.org/drawingml/2006/picture">
                  <pic:nvPicPr>
                    <pic:cNvPr id="11" name="image10.jp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3023870" cy="1447165"/>
                    </a:xfrm>
                    <a:prstGeom prst="rect">
                      <a:avLst/>
                    </a:prstGeom>
                    <a:ln/>
                  </pic:spPr>
                </pic:pic>
              </a:graphicData>
            </a:graphic>
            <wp14:sizeRelV relativeFrom="margin">
              <wp14:pctHeight>0</wp14:pctHeight>
            </wp14:sizeRelV>
          </wp:anchor>
        </w:drawing>
      </w:r>
      <w:r w:rsidR="00000000">
        <w:rPr>
          <w:rFonts w:ascii="Times New Roman" w:eastAsia="Times New Roman" w:hAnsi="Times New Roman" w:cs="Times New Roman"/>
          <w:color w:val="000000"/>
          <w:sz w:val="24"/>
          <w:szCs w:val="24"/>
        </w:rPr>
        <w:t>Clicking the “capture memory” button will start acquiring the volatile memory.</w:t>
      </w:r>
    </w:p>
    <w:p w14:paraId="71F6109E" w14:textId="0EEAF5DB" w:rsidR="00DF422F" w:rsidRDefault="00DF422F">
      <w:pPr>
        <w:pBdr>
          <w:top w:val="nil"/>
          <w:left w:val="nil"/>
          <w:bottom w:val="nil"/>
          <w:right w:val="nil"/>
          <w:between w:val="nil"/>
        </w:pBdr>
        <w:spacing w:before="9" w:line="360" w:lineRule="auto"/>
        <w:jc w:val="both"/>
        <w:rPr>
          <w:rFonts w:ascii="Times New Roman" w:eastAsia="Times New Roman" w:hAnsi="Times New Roman" w:cs="Times New Roman"/>
          <w:color w:val="000000"/>
          <w:sz w:val="24"/>
          <w:szCs w:val="24"/>
        </w:rPr>
      </w:pPr>
    </w:p>
    <w:p w14:paraId="07E86733" w14:textId="77777777" w:rsidR="00DF422F" w:rsidRDefault="00000000">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 Once the acquisition has completed, the destination folder will have the acquired memory with the file extension of </w:t>
      </w:r>
      <w:proofErr w:type="gramStart"/>
      <w:r>
        <w:rPr>
          <w:rFonts w:ascii="Times New Roman" w:eastAsia="Times New Roman" w:hAnsi="Times New Roman" w:cs="Times New Roman"/>
          <w:color w:val="000000"/>
          <w:sz w:val="24"/>
          <w:szCs w:val="24"/>
        </w:rPr>
        <w:t>“.mem</w:t>
      </w:r>
      <w:proofErr w:type="gramEnd"/>
      <w:r>
        <w:rPr>
          <w:rFonts w:ascii="Times New Roman" w:eastAsia="Times New Roman" w:hAnsi="Times New Roman" w:cs="Times New Roman"/>
          <w:color w:val="000000"/>
          <w:sz w:val="24"/>
          <w:szCs w:val="24"/>
        </w:rPr>
        <w:t>”.</w:t>
      </w:r>
    </w:p>
    <w:p w14:paraId="79CBD548" w14:textId="77777777" w:rsidR="00DF422F" w:rsidRDefault="00DF422F">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p>
    <w:p w14:paraId="1BC22F7B" w14:textId="77777777" w:rsidR="00DF422F" w:rsidRDefault="00000000">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non-volatile memory (Disk Image) using FTK Imager</w:t>
      </w:r>
    </w:p>
    <w:p w14:paraId="03A45322" w14:textId="64EBFF03" w:rsidR="00DF422F" w:rsidRDefault="00000000">
      <w:pPr>
        <w:pBdr>
          <w:top w:val="nil"/>
          <w:left w:val="nil"/>
          <w:bottom w:val="nil"/>
          <w:right w:val="nil"/>
          <w:between w:val="nil"/>
        </w:pBdr>
        <w:spacing w:before="120" w:line="360" w:lineRule="auto"/>
        <w:ind w:left="119" w:right="1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previously stated, this same tool can be used to collect a disk image as well. </w:t>
      </w:r>
      <w:r>
        <w:rPr>
          <w:rFonts w:ascii="Times New Roman" w:eastAsia="Times New Roman" w:hAnsi="Times New Roman" w:cs="Times New Roman"/>
          <w:color w:val="000000"/>
          <w:sz w:val="24"/>
          <w:szCs w:val="24"/>
        </w:rPr>
        <w:lastRenderedPageBreak/>
        <w:t>Open FTK Imager and navigate to “Create Disk Image”.</w:t>
      </w:r>
    </w:p>
    <w:p w14:paraId="521603D6" w14:textId="4CA2F519" w:rsidR="00DF422F" w:rsidRDefault="00C36ED1">
      <w:pPr>
        <w:pBdr>
          <w:top w:val="nil"/>
          <w:left w:val="nil"/>
          <w:bottom w:val="nil"/>
          <w:right w:val="nil"/>
          <w:between w:val="nil"/>
        </w:pBdr>
        <w:spacing w:before="107" w:line="360" w:lineRule="auto"/>
        <w:ind w:left="119"/>
        <w:jc w:val="both"/>
        <w:rPr>
          <w:rFonts w:ascii="Times New Roman" w:eastAsia="Times New Roman" w:hAnsi="Times New Roman" w:cs="Times New Roman"/>
          <w:color w:val="000000"/>
          <w:sz w:val="24"/>
          <w:szCs w:val="24"/>
        </w:rPr>
      </w:pPr>
      <w:r>
        <w:rPr>
          <w:noProof/>
        </w:rPr>
        <w:drawing>
          <wp:anchor distT="0" distB="0" distL="0" distR="0" simplePos="0" relativeHeight="251660288" behindDoc="0" locked="0" layoutInCell="1" hidden="0" allowOverlap="1" wp14:anchorId="32BB82F4" wp14:editId="4DFCFE76">
            <wp:simplePos x="0" y="0"/>
            <wp:positionH relativeFrom="column">
              <wp:posOffset>93980</wp:posOffset>
            </wp:positionH>
            <wp:positionV relativeFrom="paragraph">
              <wp:posOffset>380365</wp:posOffset>
            </wp:positionV>
            <wp:extent cx="4433570" cy="641350"/>
            <wp:effectExtent l="0" t="0" r="5080" b="6350"/>
            <wp:wrapTopAndBottom distT="0" distB="0"/>
            <wp:docPr id="9" name="image4.jpg"/>
            <wp:cNvGraphicFramePr/>
            <a:graphic xmlns:a="http://schemas.openxmlformats.org/drawingml/2006/main">
              <a:graphicData uri="http://schemas.openxmlformats.org/drawingml/2006/picture">
                <pic:pic xmlns:pic="http://schemas.openxmlformats.org/drawingml/2006/picture">
                  <pic:nvPicPr>
                    <pic:cNvPr id="9" name="image4.jp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4433570" cy="641350"/>
                    </a:xfrm>
                    <a:prstGeom prst="rect">
                      <a:avLst/>
                    </a:prstGeom>
                    <a:ln/>
                  </pic:spPr>
                </pic:pic>
              </a:graphicData>
            </a:graphic>
            <wp14:sizeRelV relativeFrom="margin">
              <wp14:pctHeight>0</wp14:pctHeight>
            </wp14:sizeRelV>
          </wp:anchor>
        </w:drawing>
      </w:r>
      <w:r w:rsidR="00000000">
        <w:rPr>
          <w:rFonts w:ascii="Times New Roman" w:eastAsia="Times New Roman" w:hAnsi="Times New Roman" w:cs="Times New Roman"/>
          <w:color w:val="000000"/>
          <w:sz w:val="24"/>
          <w:szCs w:val="24"/>
        </w:rPr>
        <w:t>Now select the source that you need to acquire.</w:t>
      </w:r>
    </w:p>
    <w:p w14:paraId="319E0355" w14:textId="55AA8FD5" w:rsidR="00DF422F" w:rsidRDefault="00DF422F">
      <w:pPr>
        <w:pBdr>
          <w:top w:val="nil"/>
          <w:left w:val="nil"/>
          <w:bottom w:val="nil"/>
          <w:right w:val="nil"/>
          <w:between w:val="nil"/>
        </w:pBdr>
        <w:spacing w:before="11" w:line="360" w:lineRule="auto"/>
        <w:jc w:val="both"/>
        <w:rPr>
          <w:rFonts w:ascii="Times New Roman" w:eastAsia="Times New Roman" w:hAnsi="Times New Roman" w:cs="Times New Roman"/>
          <w:color w:val="000000"/>
          <w:sz w:val="24"/>
          <w:szCs w:val="24"/>
        </w:rPr>
      </w:pPr>
    </w:p>
    <w:p w14:paraId="15F29E83" w14:textId="6F811FA2" w:rsidR="00DF422F" w:rsidRDefault="00C36ED1">
      <w:pPr>
        <w:pBdr>
          <w:top w:val="nil"/>
          <w:left w:val="nil"/>
          <w:bottom w:val="nil"/>
          <w:right w:val="nil"/>
          <w:between w:val="nil"/>
        </w:pBdr>
        <w:spacing w:before="101" w:line="360" w:lineRule="auto"/>
        <w:ind w:left="119" w:right="113"/>
        <w:jc w:val="both"/>
        <w:rPr>
          <w:rFonts w:ascii="Times New Roman" w:eastAsia="Times New Roman" w:hAnsi="Times New Roman" w:cs="Times New Roman"/>
          <w:color w:val="000000"/>
          <w:sz w:val="24"/>
          <w:szCs w:val="24"/>
        </w:rPr>
      </w:pPr>
      <w:r>
        <w:rPr>
          <w:noProof/>
        </w:rPr>
        <w:drawing>
          <wp:anchor distT="0" distB="0" distL="0" distR="0" simplePos="0" relativeHeight="251661312" behindDoc="0" locked="0" layoutInCell="1" hidden="0" allowOverlap="1" wp14:anchorId="13721AD3" wp14:editId="648B45F8">
            <wp:simplePos x="0" y="0"/>
            <wp:positionH relativeFrom="column">
              <wp:posOffset>192405</wp:posOffset>
            </wp:positionH>
            <wp:positionV relativeFrom="paragraph">
              <wp:posOffset>295910</wp:posOffset>
            </wp:positionV>
            <wp:extent cx="2566687" cy="2044064"/>
            <wp:effectExtent l="0" t="0" r="0" b="0"/>
            <wp:wrapTopAndBottom distT="0" distB="0"/>
            <wp:docPr id="1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2566687" cy="2044064"/>
                    </a:xfrm>
                    <a:prstGeom prst="rect">
                      <a:avLst/>
                    </a:prstGeom>
                    <a:ln/>
                  </pic:spPr>
                </pic:pic>
              </a:graphicData>
            </a:graphic>
          </wp:anchor>
        </w:drawing>
      </w:r>
      <w:r w:rsidR="00000000">
        <w:rPr>
          <w:rFonts w:ascii="Times New Roman" w:eastAsia="Times New Roman" w:hAnsi="Times New Roman" w:cs="Times New Roman"/>
          <w:color w:val="000000"/>
          <w:sz w:val="24"/>
          <w:szCs w:val="24"/>
        </w:rPr>
        <w:t>NOTE: FTK Imager is capable of acquiring physical drives (physical hard drives), logical drives (partitions), image files, contents of a folder, or CDs/DVDs. Investigators can connect external HDDs into the collection computer</w:t>
      </w:r>
    </w:p>
    <w:p w14:paraId="17B7B7C6" w14:textId="77777777" w:rsidR="00DF422F" w:rsidRDefault="00000000">
      <w:pPr>
        <w:pBdr>
          <w:top w:val="nil"/>
          <w:left w:val="nil"/>
          <w:bottom w:val="nil"/>
          <w:right w:val="nil"/>
          <w:between w:val="nil"/>
        </w:pBdr>
        <w:spacing w:before="121"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via write blocker and use the “logical drive” option to select the mounted HDD as a partition. Collecting Physical Drives</w:t>
      </w:r>
    </w:p>
    <w:p w14:paraId="7E11D289" w14:textId="77777777" w:rsidR="00DF422F" w:rsidRDefault="00000000">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“Physical Drive” option.</w:t>
      </w:r>
    </w:p>
    <w:p w14:paraId="0CC6C709" w14:textId="733D7CDF" w:rsidR="00DF422F" w:rsidRDefault="00000000">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drive you need to acquire and click “Finish”.</w:t>
      </w:r>
    </w:p>
    <w:p w14:paraId="40CE6216" w14:textId="074AAD6D" w:rsidR="00DF422F" w:rsidRDefault="00C36ED1">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r>
        <w:rPr>
          <w:noProof/>
        </w:rPr>
        <w:drawing>
          <wp:anchor distT="0" distB="0" distL="0" distR="0" simplePos="0" relativeHeight="251662336" behindDoc="0" locked="0" layoutInCell="1" hidden="0" allowOverlap="1" wp14:anchorId="7830DFDC" wp14:editId="2C08C420">
            <wp:simplePos x="0" y="0"/>
            <wp:positionH relativeFrom="column">
              <wp:posOffset>78740</wp:posOffset>
            </wp:positionH>
            <wp:positionV relativeFrom="paragraph">
              <wp:posOffset>423545</wp:posOffset>
            </wp:positionV>
            <wp:extent cx="3962400" cy="2994660"/>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3962400" cy="2994660"/>
                    </a:xfrm>
                    <a:prstGeom prst="rect">
                      <a:avLst/>
                    </a:prstGeom>
                    <a:ln/>
                  </pic:spPr>
                </pic:pic>
              </a:graphicData>
            </a:graphic>
            <wp14:sizeRelH relativeFrom="margin">
              <wp14:pctWidth>0</wp14:pctWidth>
            </wp14:sizeRelH>
            <wp14:sizeRelV relativeFrom="margin">
              <wp14:pctHeight>0</wp14:pctHeight>
            </wp14:sizeRelV>
          </wp:anchor>
        </w:drawing>
      </w:r>
    </w:p>
    <w:p w14:paraId="4895BA36" w14:textId="23A4E0A4" w:rsidR="00DF422F" w:rsidRDefault="00000000">
      <w:pPr>
        <w:pBdr>
          <w:top w:val="nil"/>
          <w:left w:val="nil"/>
          <w:bottom w:val="nil"/>
          <w:right w:val="nil"/>
          <w:between w:val="nil"/>
        </w:pBdr>
        <w:spacing w:before="58" w:line="360" w:lineRule="auto"/>
        <w:ind w:left="119" w:right="17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Raw (dd): This is the image format most commonly used by modern analysis tools. These raw file formatted images do not contain headers, metadata, or magic values. The raw format typically includes padding for any memory ranges that were intentionally skipped (i.e., device memory) or that could not be read by the acquisition tool, which helps maintain spatial integrity (relative offsets among data).</w:t>
      </w:r>
    </w:p>
    <w:p w14:paraId="331589C0" w14:textId="77777777" w:rsidR="00DF422F" w:rsidRDefault="00000000">
      <w:pPr>
        <w:pBdr>
          <w:top w:val="nil"/>
          <w:left w:val="nil"/>
          <w:bottom w:val="nil"/>
          <w:right w:val="nil"/>
          <w:between w:val="nil"/>
        </w:pBdr>
        <w:spacing w:before="121" w:line="360" w:lineRule="auto"/>
        <w:ind w:left="119" w:righ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 its 64-bit size, padding, and a CRC, in addition to actual data or comments, if applicable.</w:t>
      </w:r>
    </w:p>
    <w:p w14:paraId="5C526650" w14:textId="77777777" w:rsidR="00DF422F" w:rsidRDefault="00000000">
      <w:pPr>
        <w:pBdr>
          <w:top w:val="nil"/>
          <w:left w:val="nil"/>
          <w:bottom w:val="nil"/>
          <w:right w:val="nil"/>
          <w:between w:val="nil"/>
        </w:pBdr>
        <w:spacing w:before="121"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E01: this format is a proprietary format developed by Guidance Software’s EnCase. This format compresses the image file. An image with this format starts with case information in the header and footer, which contains an MD5 hash of the entire bit stream. This case information contains the date and time of acquisition, examiner’s name, special notes and an optional password.</w:t>
      </w:r>
    </w:p>
    <w:p w14:paraId="602BE38D" w14:textId="77777777" w:rsidR="00DF422F" w:rsidRDefault="00000000">
      <w:pPr>
        <w:pBdr>
          <w:top w:val="nil"/>
          <w:left w:val="nil"/>
          <w:bottom w:val="nil"/>
          <w:right w:val="nil"/>
          <w:between w:val="nil"/>
        </w:pBdr>
        <w:spacing w:before="116" w:line="360" w:lineRule="auto"/>
        <w:ind w:left="119" w:right="1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AFF: Advance Forensic Format (AFF) was developed by Simson Garfinkel and Basis Technology. Its latest implementation is AFF4. The goal is to create a disk image format that does not lock the user into a proprietary format that may prevent them from being able to properly analyze it.</w:t>
      </w:r>
    </w:p>
    <w:p w14:paraId="0EC585EC" w14:textId="77777777" w:rsidR="00DF422F" w:rsidRDefault="00000000">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enter the case details.</w:t>
      </w:r>
    </w:p>
    <w:p w14:paraId="4AAF5F36" w14:textId="77777777" w:rsidR="00DF422F" w:rsidRDefault="00DF422F">
      <w:pPr>
        <w:spacing w:line="360" w:lineRule="auto"/>
        <w:jc w:val="both"/>
        <w:rPr>
          <w:rFonts w:ascii="Times New Roman" w:eastAsia="Times New Roman" w:hAnsi="Times New Roman" w:cs="Times New Roman"/>
          <w:sz w:val="24"/>
          <w:szCs w:val="24"/>
        </w:rPr>
      </w:pPr>
    </w:p>
    <w:p w14:paraId="44E48876" w14:textId="77777777" w:rsidR="00DF422F" w:rsidRDefault="00000000">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2DE7DA1" wp14:editId="2BF811C2">
            <wp:extent cx="2654616" cy="1930188"/>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5" name="image6.jp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2654616" cy="1930188"/>
                    </a:xfrm>
                    <a:prstGeom prst="rect">
                      <a:avLst/>
                    </a:prstGeom>
                    <a:ln/>
                  </pic:spPr>
                </pic:pic>
              </a:graphicData>
            </a:graphic>
          </wp:inline>
        </w:drawing>
      </w:r>
    </w:p>
    <w:p w14:paraId="0E53FBA6" w14:textId="77777777" w:rsidR="00DF422F" w:rsidRDefault="00DF422F">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46E9CE8B" w14:textId="77777777" w:rsidR="00DF422F" w:rsidRDefault="00DF422F">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12A59007" w14:textId="77777777" w:rsidR="00DF422F" w:rsidRDefault="00000000">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Add an image destination (where the image file will be saved), image file name and fragment size.</w:t>
      </w:r>
    </w:p>
    <w:p w14:paraId="749314BC" w14:textId="77777777" w:rsidR="00DF422F" w:rsidRDefault="00000000">
      <w:pPr>
        <w:pBdr>
          <w:top w:val="nil"/>
          <w:left w:val="nil"/>
          <w:bottom w:val="nil"/>
          <w:right w:val="nil"/>
          <w:between w:val="nil"/>
        </w:pBdr>
        <w:spacing w:before="10" w:line="360" w:lineRule="auto"/>
        <w:jc w:val="both"/>
        <w:rPr>
          <w:rFonts w:ascii="Times New Roman" w:eastAsia="Times New Roman" w:hAnsi="Times New Roman" w:cs="Times New Roman"/>
          <w:color w:val="000000"/>
          <w:sz w:val="24"/>
          <w:szCs w:val="24"/>
        </w:rPr>
      </w:pPr>
      <w:r>
        <w:rPr>
          <w:noProof/>
        </w:rPr>
        <w:lastRenderedPageBreak/>
        <w:drawing>
          <wp:anchor distT="0" distB="0" distL="0" distR="0" simplePos="0" relativeHeight="251663360" behindDoc="0" locked="0" layoutInCell="1" hidden="0" allowOverlap="1" wp14:anchorId="5A2D443B" wp14:editId="3C3DA030">
            <wp:simplePos x="0" y="0"/>
            <wp:positionH relativeFrom="column">
              <wp:posOffset>101600</wp:posOffset>
            </wp:positionH>
            <wp:positionV relativeFrom="paragraph">
              <wp:posOffset>249789</wp:posOffset>
            </wp:positionV>
            <wp:extent cx="2568892" cy="2023785"/>
            <wp:effectExtent l="0" t="0" r="3175" b="0"/>
            <wp:wrapTopAndBottom distT="0" distB="0"/>
            <wp:docPr id="2" name="image9.jpg"/>
            <wp:cNvGraphicFramePr/>
            <a:graphic xmlns:a="http://schemas.openxmlformats.org/drawingml/2006/main">
              <a:graphicData uri="http://schemas.openxmlformats.org/drawingml/2006/picture">
                <pic:pic xmlns:pic="http://schemas.openxmlformats.org/drawingml/2006/picture">
                  <pic:nvPicPr>
                    <pic:cNvPr id="2" name="image9.jp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2568892" cy="2023785"/>
                    </a:xfrm>
                    <a:prstGeom prst="rect">
                      <a:avLst/>
                    </a:prstGeom>
                    <a:ln/>
                  </pic:spPr>
                </pic:pic>
              </a:graphicData>
            </a:graphic>
            <wp14:sizeRelV relativeFrom="margin">
              <wp14:pctHeight>0</wp14:pctHeight>
            </wp14:sizeRelV>
          </wp:anchor>
        </w:drawing>
      </w:r>
    </w:p>
    <w:p w14:paraId="498F7957" w14:textId="77777777" w:rsidR="00DF422F" w:rsidRDefault="00000000">
      <w:pPr>
        <w:pBdr>
          <w:top w:val="nil"/>
          <w:left w:val="nil"/>
          <w:bottom w:val="nil"/>
          <w:right w:val="nil"/>
          <w:between w:val="nil"/>
        </w:pBdr>
        <w:spacing w:before="126" w:line="360" w:lineRule="auto"/>
        <w:ind w:left="119" w:right="1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Image Fragment Size (MB): this option will separate the image file into multiple images and save them in the same destination. If you need only one file instead of creating multiple fragmented images, you must set the image fragment size to “0”.</w:t>
      </w:r>
    </w:p>
    <w:p w14:paraId="202EE0FD" w14:textId="77777777" w:rsidR="00DF422F" w:rsidRDefault="00000000">
      <w:pPr>
        <w:pBdr>
          <w:top w:val="nil"/>
          <w:left w:val="nil"/>
          <w:bottom w:val="nil"/>
          <w:right w:val="nil"/>
          <w:between w:val="nil"/>
        </w:pBdr>
        <w:spacing w:before="121" w:line="360" w:lineRule="auto"/>
        <w:ind w:left="119" w:right="23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“verify images after they are created” option. This will verify the hash values once the image has created. In order to ensure integrity, it is recommended to use this option. However, this will increase the time taken to acquire your evidence, especially if you’re dealing with a large disk image size.</w:t>
      </w:r>
    </w:p>
    <w:p w14:paraId="417A1058" w14:textId="77777777" w:rsidR="00DF422F" w:rsidRDefault="00DF422F">
      <w:pPr>
        <w:spacing w:line="360" w:lineRule="auto"/>
        <w:jc w:val="both"/>
        <w:rPr>
          <w:rFonts w:ascii="Times New Roman" w:eastAsia="Times New Roman" w:hAnsi="Times New Roman" w:cs="Times New Roman"/>
          <w:sz w:val="24"/>
          <w:szCs w:val="24"/>
        </w:rPr>
      </w:pPr>
    </w:p>
    <w:p w14:paraId="02D1CFEC" w14:textId="77777777" w:rsidR="00DF422F" w:rsidRDefault="00000000">
      <w:pPr>
        <w:pBdr>
          <w:top w:val="nil"/>
          <w:left w:val="nil"/>
          <w:bottom w:val="nil"/>
          <w:right w:val="nil"/>
          <w:between w:val="nil"/>
        </w:pBdr>
        <w:spacing w:line="360" w:lineRule="auto"/>
        <w:ind w:left="177"/>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029456" wp14:editId="54C4E362">
            <wp:extent cx="3901440" cy="2338977"/>
            <wp:effectExtent l="0" t="0" r="3810" b="4445"/>
            <wp:docPr id="6" name="image8.jpg"/>
            <wp:cNvGraphicFramePr/>
            <a:graphic xmlns:a="http://schemas.openxmlformats.org/drawingml/2006/main">
              <a:graphicData uri="http://schemas.openxmlformats.org/drawingml/2006/picture">
                <pic:pic xmlns:pic="http://schemas.openxmlformats.org/drawingml/2006/picture">
                  <pic:nvPicPr>
                    <pic:cNvPr id="6" name="image8.jp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3923867" cy="2352423"/>
                    </a:xfrm>
                    <a:prstGeom prst="rect">
                      <a:avLst/>
                    </a:prstGeom>
                    <a:ln/>
                  </pic:spPr>
                </pic:pic>
              </a:graphicData>
            </a:graphic>
          </wp:inline>
        </w:drawing>
      </w:r>
    </w:p>
    <w:p w14:paraId="46223CF1" w14:textId="77777777" w:rsidR="00DF422F" w:rsidRDefault="00DF422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A88C9D6" w14:textId="77777777" w:rsidR="00DF422F" w:rsidRDefault="00000000">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sdt>
        <w:sdtPr>
          <w:tag w:val="goog_rdk_6"/>
          <w:id w:val="1252518704"/>
        </w:sdtPr>
        <w:sdtContent>
          <w:ins w:id="3" w:author="CHAKKA SANDEEP 2024-CSE" w:date="2026-08-20T07:57:00Z">
            <w:r>
              <w:rPr>
                <w:noProof/>
              </w:rPr>
              <w:drawing>
                <wp:anchor distT="0" distB="0" distL="0" distR="0" simplePos="0" relativeHeight="251664384" behindDoc="0" locked="0" layoutInCell="1" hidden="0" allowOverlap="1" wp14:anchorId="363B686C" wp14:editId="2021B56D">
                  <wp:simplePos x="0" y="0"/>
                  <wp:positionH relativeFrom="column">
                    <wp:posOffset>104775</wp:posOffset>
                  </wp:positionH>
                  <wp:positionV relativeFrom="paragraph">
                    <wp:posOffset>242891</wp:posOffset>
                  </wp:positionV>
                  <wp:extent cx="2457451" cy="1765935"/>
                  <wp:effectExtent l="0" t="0" r="0" b="0"/>
                  <wp:wrapTopAndBottom distT="0" dist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2457451" cy="1765935"/>
                          </a:xfrm>
                          <a:prstGeom prst="rect">
                            <a:avLst/>
                          </a:prstGeom>
                          <a:ln/>
                        </pic:spPr>
                      </pic:pic>
                    </a:graphicData>
                  </a:graphic>
                </wp:anchor>
              </w:drawing>
            </w:r>
          </w:ins>
        </w:sdtContent>
      </w:sdt>
    </w:p>
    <w:p w14:paraId="5CB3F0E1" w14:textId="39E56BF4" w:rsidR="00DF422F" w:rsidRDefault="00C36ED1">
      <w:pPr>
        <w:pBdr>
          <w:top w:val="nil"/>
          <w:left w:val="nil"/>
          <w:bottom w:val="nil"/>
          <w:right w:val="nil"/>
          <w:between w:val="nil"/>
        </w:pBdr>
        <w:spacing w:before="63" w:line="360" w:lineRule="auto"/>
        <w:ind w:left="119"/>
        <w:jc w:val="both"/>
        <w:rPr>
          <w:rFonts w:ascii="Times New Roman" w:eastAsia="Times New Roman" w:hAnsi="Times New Roman" w:cs="Times New Roman"/>
          <w:color w:val="000000"/>
          <w:sz w:val="24"/>
          <w:szCs w:val="24"/>
        </w:rPr>
      </w:pPr>
      <w:del w:id="4" w:author="CHAKKA SANDEEP 2024-CSE" w:date="2026-08-20T07:57:00Z">
        <w:r>
          <w:rPr>
            <w:noProof/>
          </w:rPr>
          <w:drawing>
            <wp:anchor distT="0" distB="0" distL="0" distR="0" simplePos="0" relativeHeight="251665408" behindDoc="0" locked="0" layoutInCell="1" hidden="0" allowOverlap="1" wp14:anchorId="4839E74C" wp14:editId="64C84B1D">
              <wp:simplePos x="0" y="0"/>
              <wp:positionH relativeFrom="column">
                <wp:posOffset>78740</wp:posOffset>
              </wp:positionH>
              <wp:positionV relativeFrom="paragraph">
                <wp:posOffset>-7138670</wp:posOffset>
              </wp:positionV>
              <wp:extent cx="2457450" cy="1616075"/>
              <wp:effectExtent l="0" t="0" r="0" b="3175"/>
              <wp:wrapTopAndBottom distT="0" distB="0"/>
              <wp:docPr id="12" name="image3.jpg"/>
              <wp:cNvGraphicFramePr/>
              <a:graphic xmlns:a="http://schemas.openxmlformats.org/drawingml/2006/main">
                <a:graphicData uri="http://schemas.openxmlformats.org/drawingml/2006/picture">
                  <pic:pic xmlns:pic="http://schemas.openxmlformats.org/drawingml/2006/picture">
                    <pic:nvPicPr>
                      <pic:cNvPr id="12" name="image3.jp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2457450" cy="1616075"/>
                      </a:xfrm>
                      <a:prstGeom prst="rect">
                        <a:avLst/>
                      </a:prstGeom>
                      <a:ln/>
                    </pic:spPr>
                  </pic:pic>
                </a:graphicData>
              </a:graphic>
              <wp14:sizeRelV relativeFrom="margin">
                <wp14:pctHeight>0</wp14:pctHeight>
              </wp14:sizeRelV>
            </wp:anchor>
          </w:drawing>
        </w:r>
      </w:del>
      <w:r w:rsidR="00000000">
        <w:rPr>
          <w:rFonts w:ascii="Times New Roman" w:eastAsia="Times New Roman" w:hAnsi="Times New Roman" w:cs="Times New Roman"/>
          <w:color w:val="333333"/>
          <w:sz w:val="24"/>
          <w:szCs w:val="24"/>
        </w:rPr>
        <w:t>Click “start” to start acquiring.</w:t>
      </w:r>
      <w:sdt>
        <w:sdtPr>
          <w:tag w:val="goog_rdk_7"/>
          <w:id w:val="672024817"/>
        </w:sdtPr>
        <w:sdtContent/>
      </w:sdt>
    </w:p>
    <w:p w14:paraId="7E2CD548" w14:textId="77777777" w:rsidR="00DF422F" w:rsidRDefault="000000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acquiring is complete, it will create a text file including all the information it has acquired.</w:t>
      </w:r>
    </w:p>
    <w:p w14:paraId="18FF1A6D" w14:textId="77777777" w:rsidR="00DF422F" w:rsidRDefault="000000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57D68E26" wp14:editId="5758987F">
            <wp:extent cx="3624580" cy="2061091"/>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3649732" cy="2075394"/>
                    </a:xfrm>
                    <a:prstGeom prst="rect">
                      <a:avLst/>
                    </a:prstGeom>
                    <a:ln/>
                  </pic:spPr>
                </pic:pic>
              </a:graphicData>
            </a:graphic>
          </wp:inline>
        </w:drawing>
      </w:r>
    </w:p>
    <w:p w14:paraId="0DA59766" w14:textId="77777777" w:rsidR="00DF422F" w:rsidRDefault="00DF422F">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24ADE8B1" w14:textId="77777777" w:rsidR="00DF422F" w:rsidRDefault="000000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4BAE6FE" wp14:editId="2E3C7F15">
            <wp:extent cx="5005227" cy="1596947"/>
            <wp:effectExtent l="0" t="0" r="5080" b="381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005227" cy="1596947"/>
                    </a:xfrm>
                    <a:prstGeom prst="rect">
                      <a:avLst/>
                    </a:prstGeom>
                    <a:ln/>
                  </pic:spPr>
                </pic:pic>
              </a:graphicData>
            </a:graphic>
          </wp:inline>
        </w:drawing>
      </w:r>
    </w:p>
    <w:p w14:paraId="3EC49076" w14:textId="77777777" w:rsidR="00DF422F" w:rsidRDefault="00DF422F">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15E6E79F" w14:textId="77777777" w:rsidR="00DF422F" w:rsidRDefault="000000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Hash values are matched. </w:t>
      </w:r>
    </w:p>
    <w:sectPr w:rsidR="00DF422F">
      <w:headerReference w:type="even" r:id="rId20"/>
      <w:headerReference w:type="default" r:id="rId21"/>
      <w:footerReference w:type="default" r:id="rId22"/>
      <w:headerReference w:type="first" r:id="rId23"/>
      <w:pgSz w:w="12240" w:h="15840"/>
      <w:pgMar w:top="1134" w:right="1340" w:bottom="280" w:left="1340" w:header="86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4E7A" w14:textId="77777777" w:rsidR="002931EF" w:rsidRDefault="002931EF">
      <w:r>
        <w:separator/>
      </w:r>
    </w:p>
  </w:endnote>
  <w:endnote w:type="continuationSeparator" w:id="0">
    <w:p w14:paraId="497C5E04" w14:textId="77777777" w:rsidR="002931EF" w:rsidRDefault="00293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EF71513-3909-4C69-9AE6-E58909EEC177}"/>
  </w:font>
  <w:font w:name="Calibri">
    <w:panose1 w:val="020F0502020204030204"/>
    <w:charset w:val="00"/>
    <w:family w:val="swiss"/>
    <w:pitch w:val="variable"/>
    <w:sig w:usb0="E4002EFF" w:usb1="C200247B" w:usb2="00000009" w:usb3="00000000" w:csb0="000001FF" w:csb1="00000000"/>
    <w:embedRegular r:id="rId2" w:fontKey="{CB678040-0F32-4FE1-80FA-2DDED50D6030}"/>
    <w:embedBold r:id="rId3" w:fontKey="{31E84ACD-A5F5-4162-9234-C5AF276B95F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B77699C-6ABD-4C19-9BD0-220D1FAF14CA}"/>
  </w:font>
  <w:font w:name="Cambria">
    <w:panose1 w:val="02040503050406030204"/>
    <w:charset w:val="00"/>
    <w:family w:val="roman"/>
    <w:pitch w:val="variable"/>
    <w:sig w:usb0="E00006FF" w:usb1="420024FF" w:usb2="02000000" w:usb3="00000000" w:csb0="0000019F" w:csb1="00000000"/>
    <w:embedRegular r:id="rId5" w:fontKey="{FE803FA1-3074-4125-A2C1-46A705BBD7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2C98E" w14:textId="77777777" w:rsidR="00DF422F" w:rsidRDefault="00000000">
    <w:pPr>
      <w:pBdr>
        <w:top w:val="nil"/>
        <w:left w:val="nil"/>
        <w:bottom w:val="nil"/>
        <w:right w:val="nil"/>
        <w:between w:val="nil"/>
      </w:pBdr>
      <w:tabs>
        <w:tab w:val="center" w:pos="4513"/>
        <w:tab w:val="right" w:pos="9026"/>
      </w:tabs>
      <w:rPr>
        <w:color w:val="000000"/>
      </w:rPr>
    </w:pPr>
    <w:r>
      <w:rPr>
        <w:color w:val="000000"/>
      </w:rPr>
      <w:t>KARE|SoC|CSE|2024-2025|Digital Forensics|Lab|Ex.No.1</w:t>
    </w:r>
    <w:sdt>
      <w:sdtPr>
        <w:tag w:val="goog_rdk_8"/>
        <w:id w:val="-1749921292"/>
      </w:sdtPr>
      <w:sdtContent>
        <w:ins w:id="5" w:author="SIDAGAM VAMSI CHARAN 2024-CSE" w:date="2026-08-06T06:55:00Z">
          <w:r>
            <w:rPr>
              <w:noProof/>
            </w:rPr>
            <w:drawing>
              <wp:anchor distT="0" distB="0" distL="0" distR="0" simplePos="0" relativeHeight="251656192" behindDoc="0" locked="0" layoutInCell="1" hidden="0" allowOverlap="1" wp14:anchorId="67ECE507" wp14:editId="061B2E64">
                <wp:simplePos x="0" y="0"/>
                <wp:positionH relativeFrom="column">
                  <wp:posOffset>247650</wp:posOffset>
                </wp:positionH>
                <wp:positionV relativeFrom="paragraph">
                  <wp:posOffset>256242</wp:posOffset>
                </wp:positionV>
                <wp:extent cx="3985164" cy="2720340"/>
                <wp:effectExtent l="0" t="0" r="0" b="0"/>
                <wp:wrapTopAndBottom distT="0" dist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3985164" cy="2720340"/>
                        </a:xfrm>
                        <a:prstGeom prst="rect">
                          <a:avLst/>
                        </a:prstGeom>
                        <a:ln/>
                      </pic:spPr>
                    </pic:pic>
                  </a:graphicData>
                </a:graphic>
              </wp:anchor>
            </w:drawing>
          </w:r>
        </w:ins>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98117" w14:textId="77777777" w:rsidR="002931EF" w:rsidRDefault="002931EF">
      <w:r>
        <w:separator/>
      </w:r>
    </w:p>
  </w:footnote>
  <w:footnote w:type="continuationSeparator" w:id="0">
    <w:p w14:paraId="12ACE60A" w14:textId="77777777" w:rsidR="002931EF" w:rsidRDefault="00293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80C6" w14:textId="77777777" w:rsidR="00DF422F" w:rsidRDefault="00000000">
    <w:pPr>
      <w:pBdr>
        <w:top w:val="nil"/>
        <w:left w:val="nil"/>
        <w:bottom w:val="nil"/>
        <w:right w:val="nil"/>
        <w:between w:val="nil"/>
      </w:pBdr>
      <w:tabs>
        <w:tab w:val="center" w:pos="4513"/>
        <w:tab w:val="right" w:pos="9026"/>
      </w:tabs>
      <w:rPr>
        <w:color w:val="000000"/>
      </w:rPr>
    </w:pPr>
    <w:r>
      <w:rPr>
        <w:color w:val="000000"/>
      </w:rPr>
      <w:pict w14:anchorId="4764E9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539.15pt;height:134.75pt;rotation:315;z-index:-251657216;mso-position-horizontal:center;mso-position-horizontal-relative:margin;mso-position-vertical:center;mso-position-vertical-relative:margin" fillcolor="silver" stroked="f">
          <v:fill opacity=".5"/>
          <v:textpath style="font-family:&quot;&amp;quot&quot;;font-size:1pt" string="Digital Forensic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F55F" w14:textId="77777777" w:rsidR="00DF422F" w:rsidRDefault="00000000">
    <w:pPr>
      <w:pBdr>
        <w:top w:val="nil"/>
        <w:left w:val="nil"/>
        <w:bottom w:val="nil"/>
        <w:right w:val="nil"/>
        <w:between w:val="nil"/>
      </w:pBdr>
      <w:spacing w:line="14" w:lineRule="auto"/>
      <w:rPr>
        <w:color w:val="000000"/>
        <w:sz w:val="20"/>
        <w:szCs w:val="20"/>
      </w:rPr>
    </w:pPr>
    <w:r>
      <w:rPr>
        <w:color w:val="000000"/>
      </w:rPr>
      <w:pict w14:anchorId="056AA9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7" type="#_x0000_t136" style="position:absolute;margin-left:0;margin-top:0;width:539.15pt;height:134.75pt;rotation:315;z-index:-251659264;mso-position-horizontal:center;mso-position-horizontal-relative:margin;mso-position-vertical:center;mso-position-vertical-relative:margin" fillcolor="silver" stroked="f">
          <v:fill opacity=".5"/>
          <v:textpath style="font-family:&quot;&amp;quot&quot;;font-size:1pt" string="Digital Forensic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123E" w14:textId="77777777" w:rsidR="00DF422F" w:rsidRDefault="00000000">
    <w:pPr>
      <w:pBdr>
        <w:top w:val="nil"/>
        <w:left w:val="nil"/>
        <w:bottom w:val="nil"/>
        <w:right w:val="nil"/>
        <w:between w:val="nil"/>
      </w:pBdr>
      <w:tabs>
        <w:tab w:val="center" w:pos="4513"/>
        <w:tab w:val="right" w:pos="9026"/>
      </w:tabs>
      <w:rPr>
        <w:color w:val="000000"/>
      </w:rPr>
    </w:pPr>
    <w:r>
      <w:rPr>
        <w:color w:val="000000"/>
      </w:rPr>
      <w:pict w14:anchorId="5BCF54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39.15pt;height:134.75pt;rotation:315;z-index:-251658240;mso-position-horizontal:center;mso-position-horizontal-relative:margin;mso-position-vertical:center;mso-position-vertical-relative:margin" fillcolor="silver" stroked="f">
          <v:fill opacity=".5"/>
          <v:textpath style="font-family:&quot;&amp;quot&quot;;font-size:1pt" string="Digital Forensic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97364"/>
    <w:multiLevelType w:val="multilevel"/>
    <w:tmpl w:val="3FC27444"/>
    <w:lvl w:ilvl="0">
      <w:numFmt w:val="bullet"/>
      <w:lvlText w:val="●"/>
      <w:lvlJc w:val="left"/>
      <w:pPr>
        <w:ind w:left="839" w:hanging="359"/>
      </w:pPr>
      <w:rPr>
        <w:rFonts w:ascii="Noto Sans Symbols" w:eastAsia="Noto Sans Symbols" w:hAnsi="Noto Sans Symbols" w:cs="Noto Sans Symbols"/>
        <w:sz w:val="22"/>
        <w:szCs w:val="22"/>
      </w:rPr>
    </w:lvl>
    <w:lvl w:ilvl="1">
      <w:numFmt w:val="bullet"/>
      <w:lvlText w:val="•"/>
      <w:lvlJc w:val="left"/>
      <w:pPr>
        <w:ind w:left="1712" w:hanging="360"/>
      </w:pPr>
    </w:lvl>
    <w:lvl w:ilvl="2">
      <w:numFmt w:val="bullet"/>
      <w:lvlText w:val="•"/>
      <w:lvlJc w:val="left"/>
      <w:pPr>
        <w:ind w:left="2584" w:hanging="360"/>
      </w:pPr>
    </w:lvl>
    <w:lvl w:ilvl="3">
      <w:numFmt w:val="bullet"/>
      <w:lvlText w:val="•"/>
      <w:lvlJc w:val="left"/>
      <w:pPr>
        <w:ind w:left="3456" w:hanging="360"/>
      </w:pPr>
    </w:lvl>
    <w:lvl w:ilvl="4">
      <w:numFmt w:val="bullet"/>
      <w:lvlText w:val="•"/>
      <w:lvlJc w:val="left"/>
      <w:pPr>
        <w:ind w:left="4328" w:hanging="360"/>
      </w:pPr>
    </w:lvl>
    <w:lvl w:ilvl="5">
      <w:numFmt w:val="bullet"/>
      <w:lvlText w:val="•"/>
      <w:lvlJc w:val="left"/>
      <w:pPr>
        <w:ind w:left="5200" w:hanging="360"/>
      </w:pPr>
    </w:lvl>
    <w:lvl w:ilvl="6">
      <w:numFmt w:val="bullet"/>
      <w:lvlText w:val="•"/>
      <w:lvlJc w:val="left"/>
      <w:pPr>
        <w:ind w:left="6072" w:hanging="360"/>
      </w:pPr>
    </w:lvl>
    <w:lvl w:ilvl="7">
      <w:numFmt w:val="bullet"/>
      <w:lvlText w:val="•"/>
      <w:lvlJc w:val="left"/>
      <w:pPr>
        <w:ind w:left="6944" w:hanging="360"/>
      </w:pPr>
    </w:lvl>
    <w:lvl w:ilvl="8">
      <w:numFmt w:val="bullet"/>
      <w:lvlText w:val="•"/>
      <w:lvlJc w:val="left"/>
      <w:pPr>
        <w:ind w:left="7816" w:hanging="360"/>
      </w:pPr>
    </w:lvl>
  </w:abstractNum>
  <w:num w:numId="1" w16cid:durableId="167441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22F"/>
    <w:rsid w:val="002931EF"/>
    <w:rsid w:val="00477BEE"/>
    <w:rsid w:val="006A17C0"/>
    <w:rsid w:val="00C36ED1"/>
    <w:rsid w:val="00DF4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ACF2A"/>
  <w15:docId w15:val="{D3E66CA9-2C28-4065-B0DD-6298AA9F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21"/>
      <w:ind w:left="119"/>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Lz8fUHDb+t9/J3Dh6RmIU0S2Eg==">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 Vankadara</dc:creator>
  <cp:lastModifiedBy>Rakesh Vankadara</cp:lastModifiedBy>
  <cp:revision>2</cp:revision>
  <cp:lastPrinted>2026-08-30T05:19:00Z</cp:lastPrinted>
  <dcterms:created xsi:type="dcterms:W3CDTF">2026-08-30T05:20:00Z</dcterms:created>
  <dcterms:modified xsi:type="dcterms:W3CDTF">2026-08-30T05:20:00Z</dcterms:modified>
</cp:coreProperties>
</file>